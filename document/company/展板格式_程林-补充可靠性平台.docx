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836" w:rsidRDefault="00244836"/>
    <w:p w:rsidR="00716578" w:rsidRDefault="00244836" w:rsidP="00244836">
      <w:r>
        <w:t>实验室</w:t>
      </w:r>
      <w:r>
        <w:rPr>
          <w:rFonts w:hint="eastAsia"/>
        </w:rPr>
        <w:t xml:space="preserve">LOGO   </w:t>
      </w:r>
      <w:r>
        <w:rPr>
          <w:rFonts w:hint="eastAsia"/>
        </w:rPr>
        <w:t>电力系统大型发电设备安全控制和仿真国家重点实验室</w:t>
      </w:r>
    </w:p>
    <w:p w:rsidR="00244836" w:rsidRDefault="00833840" w:rsidP="00716578">
      <w:pPr>
        <w:ind w:firstLineChars="1900" w:firstLine="3990"/>
      </w:pPr>
      <w:r>
        <w:rPr>
          <w:rFonts w:hint="eastAsia"/>
        </w:rPr>
        <w:t>—</w:t>
      </w:r>
      <w:r>
        <w:t>能源互联网与能源战略</w:t>
      </w:r>
    </w:p>
    <w:p w:rsidR="00244836" w:rsidRDefault="00244836" w:rsidP="00244836">
      <w:r>
        <w:rPr>
          <w:rFonts w:hint="eastAsia"/>
        </w:rPr>
        <w:t xml:space="preserve">               The </w:t>
      </w:r>
      <w:r>
        <w:t xml:space="preserve">State </w:t>
      </w:r>
      <w:r>
        <w:rPr>
          <w:rFonts w:hint="eastAsia"/>
        </w:rPr>
        <w:t>Key</w:t>
      </w:r>
      <w:r>
        <w:t xml:space="preserve"> Lab of Power System</w:t>
      </w:r>
    </w:p>
    <w:p w:rsidR="004416BB" w:rsidRDefault="004416BB" w:rsidP="00244836"/>
    <w:p w:rsidR="00244836" w:rsidRDefault="00244836" w:rsidP="00244836">
      <w:r>
        <w:rPr>
          <w:rFonts w:hint="eastAsia"/>
        </w:rPr>
        <w:t>研究方向名称（中英文）</w:t>
      </w:r>
    </w:p>
    <w:p w:rsidR="00244836" w:rsidRDefault="00D214E7" w:rsidP="00244836">
      <w:r w:rsidRPr="00EA139F">
        <w:rPr>
          <w:rFonts w:hint="eastAsia"/>
        </w:rPr>
        <w:t>能源互联网</w:t>
      </w:r>
      <w:r w:rsidR="00833840">
        <w:rPr>
          <w:rFonts w:hint="eastAsia"/>
        </w:rPr>
        <w:t>/</w:t>
      </w:r>
      <w:r>
        <w:t>多能互补</w:t>
      </w:r>
      <w:r w:rsidRPr="001555C8">
        <w:rPr>
          <w:rFonts w:hint="eastAsia"/>
        </w:rPr>
        <w:t>规划及运行</w:t>
      </w:r>
      <w:r>
        <w:rPr>
          <w:rFonts w:hint="eastAsia"/>
        </w:rPr>
        <w:t>系统</w:t>
      </w:r>
    </w:p>
    <w:p w:rsidR="00244836" w:rsidRDefault="007B1A9A" w:rsidP="00244836">
      <w:r w:rsidRPr="007B1A9A">
        <w:t>Energy Internet/Multi-energy Planning and Operation System</w:t>
      </w:r>
    </w:p>
    <w:p w:rsidR="00244836" w:rsidRDefault="00244836" w:rsidP="00244836"/>
    <w:p w:rsidR="00244836" w:rsidRDefault="00244836" w:rsidP="00244836"/>
    <w:p w:rsidR="00244836" w:rsidRDefault="00244836" w:rsidP="00244836">
      <w:r>
        <w:t>主要研究内容简介</w:t>
      </w:r>
      <w:r>
        <w:rPr>
          <w:rFonts w:hint="eastAsia"/>
        </w:rPr>
        <w:t>（中英文）</w:t>
      </w:r>
    </w:p>
    <w:p w:rsidR="00244836" w:rsidDel="00360A99" w:rsidRDefault="00D214E7">
      <w:pPr>
        <w:ind w:firstLineChars="200" w:firstLine="420"/>
        <w:rPr>
          <w:del w:id="0" w:author="Fang Zhang" w:date="2018-04-17T22:02:00Z"/>
        </w:rPr>
      </w:pPr>
      <w:r w:rsidRPr="00EA139F">
        <w:rPr>
          <w:rFonts w:hint="eastAsia"/>
        </w:rPr>
        <w:t>能源互联网</w:t>
      </w:r>
      <w:r w:rsidR="00833840">
        <w:rPr>
          <w:rFonts w:hint="eastAsia"/>
        </w:rPr>
        <w:t>/</w:t>
      </w:r>
      <w:r>
        <w:t>多能互补</w:t>
      </w:r>
      <w:r w:rsidRPr="001555C8">
        <w:rPr>
          <w:rFonts w:hint="eastAsia"/>
        </w:rPr>
        <w:t>规划及运行</w:t>
      </w:r>
      <w:r>
        <w:rPr>
          <w:rFonts w:hint="eastAsia"/>
        </w:rPr>
        <w:t>系统</w:t>
      </w:r>
      <w:r w:rsidR="00240A92">
        <w:rPr>
          <w:rFonts w:hint="eastAsia"/>
        </w:rPr>
        <w:t>，</w:t>
      </w:r>
      <w:r w:rsidRPr="000C70E1">
        <w:rPr>
          <w:rFonts w:ascii="Arial" w:hAnsi="Arial" w:cs="Arial" w:hint="eastAsia"/>
          <w:color w:val="333333"/>
        </w:rPr>
        <w:t>提出了</w:t>
      </w:r>
      <w:del w:id="1" w:author="Fang Zhang" w:date="2018-04-17T22:00:00Z">
        <w:r w:rsidRPr="000C70E1" w:rsidDel="00240A92">
          <w:rPr>
            <w:rFonts w:ascii="Arial" w:hAnsi="Arial" w:cs="Arial" w:hint="eastAsia"/>
            <w:color w:val="333333"/>
          </w:rPr>
          <w:delText>包含区域枢纽能源站、分布式能源站、用户微能源系统的</w:delText>
        </w:r>
      </w:del>
      <w:r w:rsidRPr="000C70E1">
        <w:rPr>
          <w:rFonts w:ascii="Arial" w:hAnsi="Arial" w:cs="Arial" w:hint="eastAsia"/>
          <w:color w:val="333333"/>
        </w:rPr>
        <w:t>层级化能源互联网规划思路与方法，形成了多能源耦合系统规划建</w:t>
      </w:r>
      <w:r w:rsidR="00F33DA7">
        <w:rPr>
          <w:rFonts w:ascii="Arial" w:hAnsi="Arial" w:cs="Arial" w:hint="eastAsia"/>
          <w:color w:val="333333"/>
        </w:rPr>
        <w:t>模基础理论和规划评估方法</w:t>
      </w:r>
      <w:del w:id="2" w:author="Fang Zhang" w:date="2018-04-17T22:03:00Z">
        <w:r w:rsidR="00F33DA7" w:rsidDel="00102CCE">
          <w:rPr>
            <w:rFonts w:ascii="Arial" w:hAnsi="Arial" w:cs="Arial" w:hint="eastAsia"/>
            <w:color w:val="333333"/>
          </w:rPr>
          <w:delText>，提出分布式可再生能源、天然气能源</w:delText>
        </w:r>
        <w:r w:rsidRPr="000C70E1" w:rsidDel="00102CCE">
          <w:rPr>
            <w:rFonts w:ascii="Arial" w:hAnsi="Arial" w:cs="Arial" w:hint="eastAsia"/>
            <w:color w:val="333333"/>
          </w:rPr>
          <w:delText>、电动汽车充电设施、新型电力储能的优化配置方法。</w:delText>
        </w:r>
        <w:r w:rsidR="004079FE" w:rsidRPr="000C70E1" w:rsidDel="00102CCE">
          <w:rPr>
            <w:rFonts w:ascii="Arial" w:hAnsi="Arial" w:cs="Arial" w:hint="eastAsia"/>
            <w:color w:val="333333"/>
          </w:rPr>
          <w:delText>在此基础上</w:delText>
        </w:r>
      </w:del>
      <w:r w:rsidR="004079FE" w:rsidRPr="000C70E1">
        <w:rPr>
          <w:rFonts w:ascii="Arial" w:hAnsi="Arial" w:cs="Arial" w:hint="eastAsia"/>
          <w:color w:val="333333"/>
        </w:rPr>
        <w:t>，开发</w:t>
      </w:r>
      <w:r w:rsidR="00F33DA7">
        <w:rPr>
          <w:rFonts w:ascii="Arial" w:hAnsi="Arial" w:cs="Arial" w:hint="eastAsia"/>
          <w:color w:val="333333"/>
        </w:rPr>
        <w:t>了</w:t>
      </w:r>
      <w:r w:rsidR="004079FE" w:rsidRPr="000C70E1">
        <w:rPr>
          <w:rFonts w:ascii="Arial" w:hAnsi="Arial" w:cs="Arial" w:hint="eastAsia"/>
          <w:color w:val="333333"/>
        </w:rPr>
        <w:t>能源互联网规划云平台，提供能源互联网的设备选型配置、网络分析、能效评估等功能，率先推动国内能源互联网示范项目的前期规划和可行性研究</w:t>
      </w:r>
      <w:r w:rsidR="00491E88">
        <w:rPr>
          <w:rFonts w:ascii="Arial" w:hAnsi="Arial" w:cs="Arial" w:hint="eastAsia"/>
          <w:color w:val="333333"/>
        </w:rPr>
        <w:t>。</w:t>
      </w:r>
      <w:ins w:id="3" w:author="Fang Zhang" w:date="2018-04-17T22:02:00Z">
        <w:r w:rsidR="00C932CA">
          <w:rPr>
            <w:rFonts w:ascii="Arial" w:hAnsi="Arial" w:cs="Arial" w:hint="eastAsia"/>
            <w:color w:val="333333"/>
          </w:rPr>
          <w:t>基于</w:t>
        </w:r>
      </w:ins>
      <w:ins w:id="4" w:author="Fang Zhang" w:date="2018-04-17T22:05:00Z">
        <w:r w:rsidR="00BE6985">
          <w:rPr>
            <w:rFonts w:ascii="Arial" w:hAnsi="Arial" w:cs="Arial" w:hint="eastAsia"/>
            <w:color w:val="333333"/>
          </w:rPr>
          <w:t>能源互联网</w:t>
        </w:r>
      </w:ins>
      <w:ins w:id="5" w:author="Fang Zhang" w:date="2018-04-17T22:04:00Z">
        <w:r w:rsidR="00C932CA">
          <w:rPr>
            <w:rFonts w:ascii="Arial" w:hAnsi="Arial" w:cs="Arial" w:hint="eastAsia"/>
            <w:color w:val="333333"/>
          </w:rPr>
          <w:t>多维</w:t>
        </w:r>
      </w:ins>
      <w:ins w:id="6" w:author="Fang Zhang" w:date="2018-04-17T22:02:00Z">
        <w:r w:rsidR="00360A99">
          <w:rPr>
            <w:rFonts w:ascii="Arial" w:hAnsi="Arial" w:cs="Arial" w:hint="eastAsia"/>
            <w:color w:val="333333"/>
          </w:rPr>
          <w:t>信息</w:t>
        </w:r>
      </w:ins>
    </w:p>
    <w:p w:rsidR="00244836" w:rsidDel="00360A99" w:rsidRDefault="00244836">
      <w:pPr>
        <w:ind w:firstLineChars="200" w:firstLine="420"/>
        <w:rPr>
          <w:del w:id="7" w:author="Fang Zhang" w:date="2018-04-17T22:02:00Z"/>
        </w:rPr>
        <w:pPrChange w:id="8" w:author="Fang Zhang" w:date="2018-04-17T22:02:00Z">
          <w:pPr/>
        </w:pPrChange>
      </w:pPr>
    </w:p>
    <w:p w:rsidR="00240A92" w:rsidDel="00360A99" w:rsidRDefault="00240A92">
      <w:pPr>
        <w:ind w:firstLineChars="200" w:firstLine="420"/>
        <w:rPr>
          <w:del w:id="9" w:author="Fang Zhang" w:date="2018-04-17T22:02:00Z"/>
        </w:rPr>
        <w:pPrChange w:id="10" w:author="Fang Zhang" w:date="2018-04-17T22:02:00Z">
          <w:pPr/>
        </w:pPrChange>
      </w:pPr>
      <w:del w:id="11" w:author="Fang Zhang" w:date="2018-04-17T22:01:00Z">
        <w:r w:rsidDel="00096DCF">
          <w:rPr>
            <w:rFonts w:hint="eastAsia"/>
          </w:rPr>
          <w:delText>利用图数据库与同步测量技术，研发了集成</w:delText>
        </w:r>
        <w:r w:rsidDel="00096DCF">
          <w:rPr>
            <w:rFonts w:hint="eastAsia"/>
          </w:rPr>
          <w:delText>IDU</w:delText>
        </w:r>
        <w:r w:rsidDel="00096DCF">
          <w:rPr>
            <w:rFonts w:hint="eastAsia"/>
          </w:rPr>
          <w:delText>、</w:delText>
        </w:r>
        <w:r w:rsidDel="00096DCF">
          <w:rPr>
            <w:rFonts w:hint="eastAsia"/>
          </w:rPr>
          <w:delText>SCADA</w:delText>
        </w:r>
        <w:r w:rsidDel="00096DCF">
          <w:rPr>
            <w:rFonts w:hint="eastAsia"/>
          </w:rPr>
          <w:delText>、用采、</w:delText>
        </w:r>
        <w:r w:rsidDel="00096DCF">
          <w:rPr>
            <w:rFonts w:hint="eastAsia"/>
          </w:rPr>
          <w:delText>GIS</w:delText>
        </w:r>
        <w:r w:rsidDel="00096DCF">
          <w:rPr>
            <w:rFonts w:hint="eastAsia"/>
          </w:rPr>
          <w:delText>的</w:delText>
        </w:r>
      </w:del>
      <w:del w:id="12" w:author="Fang Zhang" w:date="2018-04-17T22:02:00Z">
        <w:r w:rsidDel="00360A99">
          <w:rPr>
            <w:rFonts w:hint="eastAsia"/>
          </w:rPr>
          <w:delText>配用电综合信息平台，有效支撑了主动配电网的规划与运行。</w:delText>
        </w:r>
      </w:del>
    </w:p>
    <w:p w:rsidR="00244836" w:rsidRDefault="00240A92">
      <w:pPr>
        <w:ind w:firstLineChars="200" w:firstLine="420"/>
        <w:pPrChange w:id="13" w:author="Fang Zhang" w:date="2018-04-17T22:02:00Z">
          <w:pPr/>
        </w:pPrChange>
      </w:pPr>
      <w:r>
        <w:rPr>
          <w:rFonts w:hint="eastAsia"/>
        </w:rPr>
        <w:t>以多源协同与有源快切为手段，态势感知主动分析运行风险，利用分布式可调资源辅助解决配电网运行问题，提升了</w:t>
      </w:r>
      <w:del w:id="14" w:author="Fang Zhang" w:date="2018-04-17T22:04:00Z">
        <w:r w:rsidDel="008D1AD6">
          <w:rPr>
            <w:rFonts w:hint="eastAsia"/>
          </w:rPr>
          <w:delText>配电网</w:delText>
        </w:r>
      </w:del>
      <w:ins w:id="15" w:author="Fang Zhang" w:date="2018-04-17T22:04:00Z">
        <w:r w:rsidR="0098621F">
          <w:rPr>
            <w:rFonts w:hint="eastAsia"/>
          </w:rPr>
          <w:t>能源互联网</w:t>
        </w:r>
      </w:ins>
      <w:r>
        <w:rPr>
          <w:rFonts w:hint="eastAsia"/>
        </w:rPr>
        <w:t>的安全性、可靠性与经济性。</w:t>
      </w:r>
    </w:p>
    <w:p w:rsidR="00244836" w:rsidRDefault="00244836" w:rsidP="00244836"/>
    <w:p w:rsidR="00244836" w:rsidRDefault="0000604A">
      <w:pPr>
        <w:ind w:firstLineChars="200" w:firstLine="420"/>
        <w:pPrChange w:id="16" w:author="Fang Zhang" w:date="2018-04-17T22:12:00Z">
          <w:pPr/>
        </w:pPrChange>
      </w:pPr>
      <w:ins w:id="17" w:author="Fang Zhang" w:date="2018-04-17T22:12:00Z">
        <w:r w:rsidRPr="0000604A">
          <w:t>The Energy Internet/Multi-energy Planning and Operation System</w:t>
        </w:r>
        <w:r w:rsidR="0004733B">
          <w:rPr>
            <w:rFonts w:hint="eastAsia"/>
          </w:rPr>
          <w:t xml:space="preserve">, </w:t>
        </w:r>
      </w:ins>
      <w:ins w:id="18" w:author="Fang Zhang" w:date="2018-04-17T22:16:00Z">
        <w:r w:rsidR="00FC4831">
          <w:t xml:space="preserve">includes </w:t>
        </w:r>
      </w:ins>
      <w:ins w:id="19" w:author="Fang Zhang" w:date="2018-04-17T22:12:00Z">
        <w:r w:rsidR="00B26540">
          <w:t>the</w:t>
        </w:r>
        <w:r w:rsidRPr="0000604A">
          <w:t xml:space="preserve"> ideas and methods </w:t>
        </w:r>
      </w:ins>
      <w:ins w:id="20" w:author="Fang Zhang" w:date="2018-04-17T22:13:00Z">
        <w:r w:rsidR="00B26540">
          <w:t xml:space="preserve">of </w:t>
        </w:r>
      </w:ins>
      <w:ins w:id="21" w:author="Fang Zhang" w:date="2018-04-17T22:12:00Z">
        <w:r w:rsidRPr="0000604A">
          <w:t xml:space="preserve">hierarchical energy internet planning, </w:t>
        </w:r>
      </w:ins>
      <w:ins w:id="22" w:author="Fang Zhang" w:date="2018-04-17T22:16:00Z">
        <w:r w:rsidR="00F15762">
          <w:t xml:space="preserve">which compose </w:t>
        </w:r>
      </w:ins>
      <w:ins w:id="23" w:author="Fang Zhang" w:date="2018-04-17T22:13:00Z">
        <w:r w:rsidR="003A3F9E">
          <w:t>the</w:t>
        </w:r>
      </w:ins>
      <w:ins w:id="24" w:author="Fang Zhang" w:date="2018-04-17T22:12:00Z">
        <w:r w:rsidRPr="0000604A">
          <w:t xml:space="preserve"> basic theory </w:t>
        </w:r>
      </w:ins>
      <w:ins w:id="25" w:author="Fang Zhang" w:date="2018-04-17T22:17:00Z">
        <w:r w:rsidR="00485223">
          <w:t xml:space="preserve">of planning modeling </w:t>
        </w:r>
      </w:ins>
      <w:ins w:id="26" w:author="Fang Zhang" w:date="2018-04-17T22:12:00Z">
        <w:r w:rsidRPr="0000604A">
          <w:t xml:space="preserve">and planning </w:t>
        </w:r>
      </w:ins>
      <w:ins w:id="27" w:author="Fang Zhang" w:date="2018-04-17T22:14:00Z">
        <w:r w:rsidR="00B35C95" w:rsidRPr="00B35C95">
          <w:t xml:space="preserve">evaluation method </w:t>
        </w:r>
      </w:ins>
      <w:ins w:id="28" w:author="Fang Zhang" w:date="2018-04-17T22:12:00Z">
        <w:r w:rsidRPr="0000604A">
          <w:t>assessment method for multi-energy system</w:t>
        </w:r>
      </w:ins>
      <w:ins w:id="29" w:author="Fang Zhang" w:date="2018-04-17T22:17:00Z">
        <w:r w:rsidR="00D35D67">
          <w:t>.</w:t>
        </w:r>
        <w:r w:rsidR="009226F8">
          <w:t xml:space="preserve"> A</w:t>
        </w:r>
      </w:ins>
      <w:ins w:id="30" w:author="Fang Zhang" w:date="2018-04-17T22:12:00Z">
        <w:r w:rsidRPr="0000604A">
          <w:t xml:space="preserve">n energy internet planning cloud platform </w:t>
        </w:r>
      </w:ins>
      <w:ins w:id="31" w:author="Fang Zhang" w:date="2018-04-17T22:18:00Z">
        <w:r w:rsidR="008B0FEA">
          <w:t xml:space="preserve">was built </w:t>
        </w:r>
      </w:ins>
      <w:ins w:id="32" w:author="Fang Zhang" w:date="2018-04-17T22:12:00Z">
        <w:r w:rsidRPr="0000604A">
          <w:t xml:space="preserve">to provide </w:t>
        </w:r>
      </w:ins>
      <w:ins w:id="33" w:author="Fang Zhang" w:date="2018-04-17T22:19:00Z">
        <w:r w:rsidR="003F6E68">
          <w:t>e</w:t>
        </w:r>
      </w:ins>
      <w:ins w:id="34" w:author="Fang Zhang" w:date="2018-04-17T22:12:00Z">
        <w:r w:rsidRPr="0000604A">
          <w:t xml:space="preserve">quipment selection </w:t>
        </w:r>
      </w:ins>
      <w:ins w:id="35" w:author="Fang Zhang" w:date="2018-04-17T22:19:00Z">
        <w:r w:rsidR="003F6E68">
          <w:t xml:space="preserve">and </w:t>
        </w:r>
      </w:ins>
      <w:ins w:id="36" w:author="Fang Zhang" w:date="2018-04-17T22:12:00Z">
        <w:r w:rsidRPr="0000604A">
          <w:t>configuration,</w:t>
        </w:r>
        <w:r w:rsidR="003F6E68">
          <w:t xml:space="preserve"> network analysis, </w:t>
        </w:r>
        <w:r w:rsidRPr="0000604A">
          <w:t xml:space="preserve">efficiency </w:t>
        </w:r>
      </w:ins>
      <w:ins w:id="37" w:author="Fang Zhang" w:date="2018-04-17T22:24:00Z">
        <w:r w:rsidR="003F6E68" w:rsidRPr="00B35C95">
          <w:t>evaluation</w:t>
        </w:r>
        <w:r w:rsidR="003F6E68">
          <w:t>.</w:t>
        </w:r>
        <w:r w:rsidR="00EB173D">
          <w:t xml:space="preserve"> This system </w:t>
        </w:r>
      </w:ins>
      <w:ins w:id="38" w:author="Fang Zhang" w:date="2018-04-17T22:25:00Z">
        <w:r w:rsidR="00EB173D">
          <w:t>has</w:t>
        </w:r>
      </w:ins>
      <w:ins w:id="39" w:author="Fang Zhang" w:date="2018-04-17T22:12:00Z">
        <w:r w:rsidRPr="0000604A">
          <w:t xml:space="preserve"> taken the lead in promoting the preliminary planning and feasibility study of energy Internet demonstration projects</w:t>
        </w:r>
      </w:ins>
      <w:ins w:id="40" w:author="Fang Zhang" w:date="2018-04-17T22:25:00Z">
        <w:r w:rsidR="00E50A16">
          <w:t xml:space="preserve"> in China</w:t>
        </w:r>
      </w:ins>
      <w:ins w:id="41" w:author="Fang Zhang" w:date="2018-04-17T22:12:00Z">
        <w:r w:rsidRPr="0000604A">
          <w:t>. Based on the multi</w:t>
        </w:r>
      </w:ins>
      <w:ins w:id="42" w:author="Fang Zhang" w:date="2018-04-17T22:25:00Z">
        <w:r w:rsidR="007E78F0">
          <w:t>-</w:t>
        </w:r>
      </w:ins>
      <w:ins w:id="43" w:author="Fang Zhang" w:date="2018-04-17T22:12:00Z">
        <w:r w:rsidR="007E78F0">
          <w:t xml:space="preserve">dimensional information of </w:t>
        </w:r>
        <w:r w:rsidRPr="0000604A">
          <w:t>energy internet, multi-</w:t>
        </w:r>
      </w:ins>
      <w:ins w:id="44" w:author="Fang Zhang" w:date="2018-04-17T22:26:00Z">
        <w:r w:rsidR="0093259D">
          <w:t>energy</w:t>
        </w:r>
      </w:ins>
      <w:ins w:id="45" w:author="Fang Zhang" w:date="2018-04-17T22:12:00Z">
        <w:r w:rsidRPr="0000604A">
          <w:t xml:space="preserve"> collaboration and active fast cutting are used as means</w:t>
        </w:r>
      </w:ins>
      <w:ins w:id="46" w:author="Fang Zhang" w:date="2018-04-17T22:30:00Z">
        <w:r w:rsidR="001D5B09">
          <w:t xml:space="preserve"> to </w:t>
        </w:r>
      </w:ins>
      <w:ins w:id="47" w:author="Fang Zhang" w:date="2018-04-17T22:31:00Z">
        <w:r w:rsidR="0037337D">
          <w:t>analyze</w:t>
        </w:r>
        <w:r w:rsidR="0037337D" w:rsidRPr="0000604A">
          <w:t xml:space="preserve"> operation risks</w:t>
        </w:r>
        <w:r w:rsidR="0037337D">
          <w:t xml:space="preserve"> </w:t>
        </w:r>
        <w:r w:rsidR="00C416A6" w:rsidRPr="0000604A">
          <w:t>actively</w:t>
        </w:r>
        <w:r w:rsidR="00C416A6">
          <w:t xml:space="preserve"> </w:t>
        </w:r>
        <w:r w:rsidR="00720205">
          <w:t xml:space="preserve">with </w:t>
        </w:r>
        <w:r w:rsidR="0037337D">
          <w:t>s</w:t>
        </w:r>
      </w:ins>
      <w:ins w:id="48" w:author="Fang Zhang" w:date="2018-04-17T22:12:00Z">
        <w:r w:rsidRPr="0000604A">
          <w:t>ituational awareness</w:t>
        </w:r>
        <w:r w:rsidR="00984A5B">
          <w:t>, adjust</w:t>
        </w:r>
        <w:r w:rsidRPr="0000604A">
          <w:t xml:space="preserve"> distributed tunable resources to </w:t>
        </w:r>
      </w:ins>
      <w:ins w:id="49" w:author="Fang Zhang" w:date="2018-04-17T22:32:00Z">
        <w:r w:rsidR="00573BC1">
          <w:t>solve</w:t>
        </w:r>
        <w:r w:rsidR="0009529D">
          <w:t xml:space="preserve"> </w:t>
        </w:r>
      </w:ins>
      <w:ins w:id="50" w:author="Fang Zhang" w:date="2018-04-17T22:12:00Z">
        <w:r w:rsidR="00964273">
          <w:t xml:space="preserve">operation problems. </w:t>
        </w:r>
      </w:ins>
      <w:ins w:id="51" w:author="Fang Zhang" w:date="2018-04-17T22:33:00Z">
        <w:r w:rsidR="00964273">
          <w:t xml:space="preserve">And this system thus </w:t>
        </w:r>
      </w:ins>
      <w:ins w:id="52" w:author="Fang Zhang" w:date="2018-04-17T22:12:00Z">
        <w:r w:rsidRPr="0000604A">
          <w:t xml:space="preserve">enhances the security, </w:t>
        </w:r>
        <w:r w:rsidR="00AA6E2D">
          <w:t>reliability, and economy</w:t>
        </w:r>
        <w:r w:rsidRPr="0000604A">
          <w:t xml:space="preserve"> of the energy Internet.</w:t>
        </w:r>
      </w:ins>
    </w:p>
    <w:p w:rsidR="00244836" w:rsidRDefault="00244836" w:rsidP="00244836"/>
    <w:p w:rsidR="00244836" w:rsidRDefault="00244836" w:rsidP="00D214E7">
      <w:r>
        <w:t>图片</w:t>
      </w:r>
      <w:r>
        <w:rPr>
          <w:rFonts w:hint="eastAsia"/>
        </w:rPr>
        <w:t>，</w:t>
      </w:r>
      <w:r>
        <w:t>数据表格等可视化表征</w:t>
      </w:r>
    </w:p>
    <w:p w:rsidR="00D214E7" w:rsidRPr="00EA139F" w:rsidRDefault="00D214E7" w:rsidP="00D214E7">
      <w:r w:rsidRPr="00EA139F">
        <w:rPr>
          <w:rFonts w:hint="eastAsia"/>
        </w:rPr>
        <w:t>能源互联网规划</w:t>
      </w:r>
      <w:r w:rsidRPr="00EA139F">
        <w:t>平台</w:t>
      </w:r>
    </w:p>
    <w:p w:rsidR="00D214E7" w:rsidRPr="00314657" w:rsidRDefault="00D214E7" w:rsidP="00D214E7">
      <w:pPr>
        <w:ind w:firstLineChars="150" w:firstLine="315"/>
        <w:rPr>
          <w:rFonts w:ascii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0A04DE" wp14:editId="1F6997C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04230" cy="3614420"/>
                <wp:effectExtent l="0" t="0" r="58420" b="62230"/>
                <wp:wrapNone/>
                <wp:docPr id="12" name="圆角矩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4230" cy="36144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9525">
                          <a:solidFill>
                            <a:sysClr val="window" lastClr="FFFFFF">
                              <a:lumMod val="75000"/>
                            </a:sys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EEECE1">
                              <a:alpha val="50000"/>
                            </a:srgbClr>
                          </a:outerShdw>
                        </a:effec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7FE6AE" id="圆角矩形 12" o:spid="_x0000_s1026" style="position:absolute;left:0;text-align:left;margin-left:0;margin-top:-.05pt;width:464.9pt;height:284.6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" filled="f" strokecolor="#bfbfbf">
                <v:stroke joinstyle="miter"/>
                <v:shadow on="t" color="#eeece1" opacity=".5" offset="3pt,3pt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F1ADE7" wp14:editId="42A93841">
            <wp:simplePos x="0" y="0"/>
            <wp:positionH relativeFrom="column">
              <wp:posOffset>320675</wp:posOffset>
            </wp:positionH>
            <wp:positionV relativeFrom="paragraph">
              <wp:posOffset>286385</wp:posOffset>
            </wp:positionV>
            <wp:extent cx="1744980" cy="1133475"/>
            <wp:effectExtent l="0" t="0" r="7620" b="952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0DFFE6F" wp14:editId="5C30ECF2">
            <wp:simplePos x="0" y="0"/>
            <wp:positionH relativeFrom="column">
              <wp:posOffset>2284095</wp:posOffset>
            </wp:positionH>
            <wp:positionV relativeFrom="paragraph">
              <wp:posOffset>326390</wp:posOffset>
            </wp:positionV>
            <wp:extent cx="1755775" cy="1045845"/>
            <wp:effectExtent l="0" t="0" r="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BFEED3C" wp14:editId="5DDFF129">
            <wp:simplePos x="0" y="0"/>
            <wp:positionH relativeFrom="column">
              <wp:posOffset>4184650</wp:posOffset>
            </wp:positionH>
            <wp:positionV relativeFrom="paragraph">
              <wp:posOffset>326390</wp:posOffset>
            </wp:positionV>
            <wp:extent cx="1546225" cy="11811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338DFB" wp14:editId="1BDAB917">
                <wp:simplePos x="0" y="0"/>
                <wp:positionH relativeFrom="column">
                  <wp:posOffset>107950</wp:posOffset>
                </wp:positionH>
                <wp:positionV relativeFrom="paragraph">
                  <wp:posOffset>5715</wp:posOffset>
                </wp:positionV>
                <wp:extent cx="3300730" cy="487680"/>
                <wp:effectExtent l="0" t="0" r="0" b="7620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73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14E7" w:rsidRDefault="00D214E7" w:rsidP="00D214E7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1426FF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002A54"/>
                                <w:kern w:val="24"/>
                              </w:rPr>
                              <w:t>多种能源生产-传输-存储-消费环节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338DFB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8.5pt;margin-top:.45pt;width:259.9pt;height:3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" filled="f" stroked="f">
                <v:textbox style="mso-fit-shape-to-text:t">
                  <w:txbxContent>
                    <w:p w:rsidR="00D214E7" w:rsidRDefault="00D214E7" w:rsidP="00D214E7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1426FF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002A54"/>
                          <w:kern w:val="24"/>
                        </w:rPr>
                        <w:t>多种能源生产-传输-存储-消费环节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B7834" wp14:editId="3A3F3C5B">
                <wp:simplePos x="0" y="0"/>
                <wp:positionH relativeFrom="column">
                  <wp:posOffset>4184650</wp:posOffset>
                </wp:positionH>
                <wp:positionV relativeFrom="paragraph">
                  <wp:posOffset>24765</wp:posOffset>
                </wp:positionV>
                <wp:extent cx="1676400" cy="487680"/>
                <wp:effectExtent l="0" t="0" r="0" b="762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14E7" w:rsidRDefault="00D214E7" w:rsidP="00D214E7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1426FF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002A54"/>
                                <w:kern w:val="24"/>
                              </w:rPr>
                              <w:t>能源生产的优化配置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B7834" id="文本框 7" o:spid="_x0000_s1027" type="#_x0000_t202" style="position:absolute;left:0;text-align:left;margin-left:329.5pt;margin-top:1.95pt;width:132pt;height:3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" filled="f" stroked="f">
                <v:textbox style="mso-fit-shape-to-text:t">
                  <w:txbxContent>
                    <w:p w:rsidR="00D214E7" w:rsidRDefault="00D214E7" w:rsidP="00D214E7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1426FF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002A54"/>
                          <w:kern w:val="24"/>
                        </w:rPr>
                        <w:t>能源生产的优化配置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FB4441" wp14:editId="1076393F">
                <wp:simplePos x="0" y="0"/>
                <wp:positionH relativeFrom="column">
                  <wp:posOffset>2693670</wp:posOffset>
                </wp:positionH>
                <wp:positionV relativeFrom="paragraph">
                  <wp:posOffset>3810</wp:posOffset>
                </wp:positionV>
                <wp:extent cx="1193800" cy="487680"/>
                <wp:effectExtent l="0" t="0" r="0" b="762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14E7" w:rsidRDefault="00D214E7" w:rsidP="00D214E7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1426FF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002A54"/>
                                <w:kern w:val="24"/>
                              </w:rPr>
                              <w:t>柔性负荷调节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B4441" id="文本框 6" o:spid="_x0000_s1028" type="#_x0000_t202" style="position:absolute;left:0;text-align:left;margin-left:212.1pt;margin-top:.3pt;width:94pt;height:3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" filled="f" stroked="f">
                <v:textbox style="mso-fit-shape-to-text:t">
                  <w:txbxContent>
                    <w:p w:rsidR="00D214E7" w:rsidRDefault="00D214E7" w:rsidP="00D214E7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1426FF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002A54"/>
                          <w:kern w:val="24"/>
                        </w:rPr>
                        <w:t>柔性负荷调节</w:t>
                      </w:r>
                    </w:p>
                  </w:txbxContent>
                </v:textbox>
              </v:shape>
            </w:pict>
          </mc:Fallback>
        </mc:AlternateContent>
      </w:r>
    </w:p>
    <w:p w:rsidR="00D214E7" w:rsidRPr="00314657" w:rsidRDefault="00D214E7" w:rsidP="00D214E7">
      <w:pPr>
        <w:ind w:firstLineChars="150" w:firstLine="420"/>
        <w:rPr>
          <w:rFonts w:ascii="宋体" w:hAnsi="宋体"/>
          <w:sz w:val="28"/>
          <w:szCs w:val="28"/>
        </w:rPr>
      </w:pPr>
    </w:p>
    <w:p w:rsidR="00D214E7" w:rsidRDefault="00D214E7" w:rsidP="00D214E7">
      <w:pPr>
        <w:rPr>
          <w:rFonts w:ascii="黑体" w:eastAsia="黑体" w:hAnsi="黑体"/>
          <w:sz w:val="36"/>
          <w:szCs w:val="36"/>
        </w:rPr>
      </w:pPr>
    </w:p>
    <w:p w:rsidR="00D214E7" w:rsidRDefault="00D214E7" w:rsidP="00D214E7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7EF23E" wp14:editId="7B1FEB84">
            <wp:simplePos x="0" y="0"/>
            <wp:positionH relativeFrom="column">
              <wp:posOffset>171450</wp:posOffset>
            </wp:positionH>
            <wp:positionV relativeFrom="paragraph">
              <wp:posOffset>316230</wp:posOffset>
            </wp:positionV>
            <wp:extent cx="5686425" cy="2095500"/>
            <wp:effectExtent l="0" t="0" r="952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244836" w:rsidP="00244836"/>
    <w:p w:rsidR="00244836" w:rsidRDefault="00D214E7" w:rsidP="00244836">
      <w:r w:rsidRPr="001555C8">
        <w:rPr>
          <w:rFonts w:hint="eastAsia"/>
        </w:rPr>
        <w:t>多能互补规划及运行</w:t>
      </w:r>
      <w:r>
        <w:rPr>
          <w:rFonts w:hint="eastAsia"/>
        </w:rPr>
        <w:t>系统</w:t>
      </w:r>
    </w:p>
    <w:p w:rsidR="00D214E7" w:rsidRDefault="00D214E7" w:rsidP="00D214E7">
      <w:r w:rsidRPr="005C6595">
        <w:rPr>
          <w:rFonts w:ascii="宋体" w:hAnsi="宋体" w:cs="楷体_GB2312"/>
          <w:noProof/>
          <w:sz w:val="24"/>
          <w:szCs w:val="24"/>
        </w:rPr>
        <w:drawing>
          <wp:inline distT="0" distB="0" distL="0" distR="0" wp14:anchorId="45E3AEBF" wp14:editId="4AB3A197">
            <wp:extent cx="5967296" cy="2750820"/>
            <wp:effectExtent l="0" t="0" r="0" b="0"/>
            <wp:docPr id="13" name="图片 13" descr="74401741704426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40174170442623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12" cy="27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88" w:rsidRDefault="00EF2D88" w:rsidP="00244836"/>
    <w:p w:rsidR="00EF2D88" w:rsidRDefault="00EF2D88" w:rsidP="00244836"/>
    <w:p w:rsidR="00244836" w:rsidRDefault="00D214E7" w:rsidP="00244836">
      <w:r w:rsidRPr="000C70E1">
        <w:rPr>
          <w:rFonts w:hint="eastAsia"/>
        </w:rPr>
        <w:t>配用电系统全业务统一信息平台</w:t>
      </w:r>
    </w:p>
    <w:p w:rsidR="00D214E7" w:rsidRDefault="00D214E7" w:rsidP="00D214E7">
      <w:pPr>
        <w:rPr>
          <w:rFonts w:ascii="微软雅黑" w:eastAsia="微软雅黑" w:hAnsi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/>
          <w:b/>
          <w:bCs/>
          <w:noProof/>
          <w:color w:val="0D0D0D" w:themeColor="text1" w:themeTint="F2"/>
          <w:kern w:val="0"/>
          <w:sz w:val="28"/>
          <w:szCs w:val="28"/>
        </w:rPr>
        <w:lastRenderedPageBreak/>
        <w:drawing>
          <wp:inline distT="0" distB="0" distL="0" distR="0" wp14:anchorId="362288AC" wp14:editId="65E1ED0C">
            <wp:extent cx="5921582" cy="373443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13" cy="3741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4836" w:rsidRDefault="00244836" w:rsidP="00244836"/>
    <w:p w:rsidR="00244836" w:rsidRDefault="00244836" w:rsidP="00244836"/>
    <w:p w:rsidR="004416BB" w:rsidRDefault="004416BB" w:rsidP="00244836"/>
    <w:p w:rsidR="004416BB" w:rsidRDefault="00E51ADC" w:rsidP="00E62F42">
      <w:pPr>
        <w:spacing w:beforeLines="50" w:before="156"/>
        <w:ind w:firstLineChars="200" w:firstLine="420"/>
        <w:rPr>
          <w:ins w:id="53" w:author="Manjun Liu" w:date="2018-04-19T09:49:00Z"/>
          <w:rFonts w:hAnsi="宋体"/>
        </w:rPr>
        <w:pPrChange w:id="54" w:author="Manjun Liu" w:date="2018-04-19T10:28:00Z">
          <w:pPr/>
        </w:pPrChange>
      </w:pPr>
      <w:ins w:id="55" w:author="Manjun Liu" w:date="2018-04-19T09:37:00Z">
        <w:r>
          <w:rPr>
            <w:rFonts w:hint="eastAsia"/>
          </w:rPr>
          <w:t>电力系统可靠性</w:t>
        </w:r>
      </w:ins>
      <w:ins w:id="56" w:author="Manjun Liu" w:date="2018-04-19T09:43:00Z">
        <w:r>
          <w:rPr>
            <w:rFonts w:hint="eastAsia"/>
          </w:rPr>
          <w:t>与</w:t>
        </w:r>
      </w:ins>
      <w:ins w:id="57" w:author="Manjun Liu" w:date="2018-04-19T09:37:00Z">
        <w:r>
          <w:rPr>
            <w:rFonts w:hint="eastAsia"/>
          </w:rPr>
          <w:t>运行可靠性评估，</w:t>
        </w:r>
      </w:ins>
      <w:ins w:id="58" w:author="Manjun Liu" w:date="2018-04-19T09:38:00Z">
        <w:r>
          <w:rPr>
            <w:rFonts w:hint="eastAsia"/>
          </w:rPr>
          <w:t>考虑</w:t>
        </w:r>
      </w:ins>
      <w:ins w:id="59" w:author="Manjun Liu" w:date="2018-04-19T09:40:00Z">
        <w:r>
          <w:rPr>
            <w:rFonts w:hint="eastAsia"/>
          </w:rPr>
          <w:t>电气</w:t>
        </w:r>
      </w:ins>
      <w:ins w:id="60" w:author="Manjun Liu" w:date="2018-04-19T09:38:00Z">
        <w:r>
          <w:rPr>
            <w:rFonts w:hint="eastAsia"/>
          </w:rPr>
          <w:t>设备及</w:t>
        </w:r>
      </w:ins>
      <w:ins w:id="61" w:author="Manjun Liu" w:date="2018-04-19T09:40:00Z">
        <w:r>
          <w:rPr>
            <w:rFonts w:hint="eastAsia"/>
          </w:rPr>
          <w:t>电力</w:t>
        </w:r>
      </w:ins>
      <w:ins w:id="62" w:author="Manjun Liu" w:date="2018-04-19T09:38:00Z">
        <w:r>
          <w:rPr>
            <w:rFonts w:hint="eastAsia"/>
          </w:rPr>
          <w:t>系统受</w:t>
        </w:r>
        <w:r>
          <w:rPr>
            <w:rFonts w:hAnsi="宋体" w:hint="eastAsia"/>
          </w:rPr>
          <w:t>设备自身健康状况、外部环境条件和系统运行状态变化的影响，首次提出</w:t>
        </w:r>
      </w:ins>
      <w:ins w:id="63" w:author="Manjun Liu" w:date="2018-04-19T09:40:00Z">
        <w:r>
          <w:rPr>
            <w:rFonts w:hAnsi="宋体" w:hint="eastAsia"/>
          </w:rPr>
          <w:t>了</w:t>
        </w:r>
      </w:ins>
      <w:ins w:id="64" w:author="Manjun Liu" w:date="2018-04-19T09:38:00Z">
        <w:r>
          <w:rPr>
            <w:rFonts w:hAnsi="宋体" w:hint="eastAsia"/>
          </w:rPr>
          <w:t>电力系统运行可靠性</w:t>
        </w:r>
      </w:ins>
      <w:ins w:id="65" w:author="Manjun Liu" w:date="2018-04-19T09:40:00Z">
        <w:r>
          <w:rPr>
            <w:rFonts w:hAnsi="宋体" w:hint="eastAsia"/>
          </w:rPr>
          <w:t>概念，</w:t>
        </w:r>
      </w:ins>
      <w:ins w:id="66" w:author="Manjun Liu" w:date="2018-04-19T09:41:00Z">
        <w:r w:rsidRPr="00E51ADC">
          <w:rPr>
            <w:rFonts w:hAnsi="宋体" w:hint="eastAsia"/>
          </w:rPr>
          <w:t>建立了条件相依的元件时变可靠性模型，提出了短期可靠性评估算法和运行可靠性快速评估算法，并结合电力系统监测数据，开展了连锁故障机理及阻断策略研究</w:t>
        </w:r>
      </w:ins>
      <w:ins w:id="67" w:author="Manjun Liu" w:date="2018-04-19T09:43:00Z">
        <w:r>
          <w:rPr>
            <w:rFonts w:hAnsi="宋体" w:hint="eastAsia"/>
          </w:rPr>
          <w:t>；</w:t>
        </w:r>
      </w:ins>
      <w:ins w:id="68" w:author="Manjun Liu" w:date="2018-04-19T09:42:00Z">
        <w:r>
          <w:rPr>
            <w:rFonts w:hAnsi="宋体" w:hint="eastAsia"/>
          </w:rPr>
          <w:t>开发了大电网可靠性风险评估平台</w:t>
        </w:r>
      </w:ins>
      <w:ins w:id="69" w:author="Manjun Liu" w:date="2018-04-19T09:43:00Z">
        <w:r>
          <w:rPr>
            <w:rFonts w:hAnsi="宋体" w:hint="eastAsia"/>
          </w:rPr>
          <w:t>，包含</w:t>
        </w:r>
      </w:ins>
      <w:ins w:id="70" w:author="Manjun Liu" w:date="2018-04-19T09:44:00Z">
        <w:r w:rsidRPr="00E51ADC">
          <w:rPr>
            <w:rFonts w:hAnsi="宋体" w:hint="eastAsia"/>
          </w:rPr>
          <w:t>全电压等级序列电网规划评估、电网运行可靠性评估、连锁故障风险评估等功能模块，</w:t>
        </w:r>
      </w:ins>
      <w:ins w:id="71" w:author="Manjun Liu" w:date="2018-04-19T09:46:00Z">
        <w:r>
          <w:rPr>
            <w:rFonts w:hAnsi="宋体" w:hint="eastAsia"/>
          </w:rPr>
          <w:t>可</w:t>
        </w:r>
      </w:ins>
      <w:ins w:id="72" w:author="Manjun Liu" w:date="2018-04-19T09:44:00Z">
        <w:r>
          <w:rPr>
            <w:rFonts w:hAnsi="宋体" w:hint="eastAsia"/>
          </w:rPr>
          <w:t>实现</w:t>
        </w:r>
        <w:r w:rsidRPr="00E51ADC">
          <w:rPr>
            <w:rFonts w:hAnsi="宋体" w:hint="eastAsia"/>
          </w:rPr>
          <w:t>对</w:t>
        </w:r>
        <w:r w:rsidRPr="00E51ADC">
          <w:rPr>
            <w:rFonts w:hAnsi="宋体" w:hint="eastAsia"/>
          </w:rPr>
          <w:t>5000</w:t>
        </w:r>
        <w:r w:rsidRPr="00E51ADC">
          <w:rPr>
            <w:rFonts w:hAnsi="宋体" w:hint="eastAsia"/>
          </w:rPr>
          <w:t>节点以上大电网</w:t>
        </w:r>
      </w:ins>
      <w:ins w:id="73" w:author="Manjun Liu" w:date="2018-04-19T10:27:00Z">
        <w:r w:rsidR="00E62F42" w:rsidRPr="00E51ADC">
          <w:rPr>
            <w:rFonts w:hAnsi="宋体" w:hint="eastAsia"/>
          </w:rPr>
          <w:t>快速</w:t>
        </w:r>
        <w:r w:rsidR="00E62F42">
          <w:rPr>
            <w:rFonts w:hAnsi="宋体" w:hint="eastAsia"/>
          </w:rPr>
          <w:t>、准确</w:t>
        </w:r>
      </w:ins>
      <w:ins w:id="74" w:author="Manjun Liu" w:date="2018-04-19T09:44:00Z">
        <w:r w:rsidRPr="00E51ADC">
          <w:rPr>
            <w:rFonts w:hAnsi="宋体" w:hint="eastAsia"/>
          </w:rPr>
          <w:t>的可靠性评估</w:t>
        </w:r>
        <w:r>
          <w:rPr>
            <w:rFonts w:hAnsi="宋体" w:hint="eastAsia"/>
          </w:rPr>
          <w:t>。</w:t>
        </w:r>
      </w:ins>
      <w:bookmarkStart w:id="75" w:name="_GoBack"/>
      <w:bookmarkEnd w:id="75"/>
    </w:p>
    <w:p w:rsidR="00745E50" w:rsidRDefault="00745E50" w:rsidP="00E62F42">
      <w:pPr>
        <w:spacing w:beforeLines="50" w:before="156"/>
        <w:ind w:firstLineChars="200" w:firstLine="420"/>
        <w:rPr>
          <w:ins w:id="76" w:author="Manjun Liu" w:date="2018-04-19T09:49:00Z"/>
          <w:rFonts w:hAnsi="宋体"/>
        </w:rPr>
        <w:pPrChange w:id="77" w:author="Manjun Liu" w:date="2018-04-19T10:28:00Z">
          <w:pPr/>
        </w:pPrChange>
      </w:pPr>
      <w:ins w:id="78" w:author="Manjun Liu" w:date="2018-04-19T09:49:00Z">
        <w:r>
          <w:rPr>
            <w:rFonts w:hAnsi="宋体" w:hint="eastAsia"/>
          </w:rPr>
          <w:t xml:space="preserve">Power system </w:t>
        </w:r>
      </w:ins>
      <w:ins w:id="79" w:author="Manjun Liu" w:date="2018-04-19T09:50:00Z">
        <w:r>
          <w:rPr>
            <w:rFonts w:hAnsi="宋体"/>
          </w:rPr>
          <w:t>reliability</w:t>
        </w:r>
      </w:ins>
      <w:ins w:id="80" w:author="Manjun Liu" w:date="2018-04-19T09:49:00Z">
        <w:r>
          <w:rPr>
            <w:rFonts w:hAnsi="宋体" w:hint="eastAsia"/>
          </w:rPr>
          <w:t xml:space="preserve"> and the operation</w:t>
        </w:r>
      </w:ins>
      <w:ins w:id="81" w:author="Manjun Liu" w:date="2018-04-19T09:50:00Z">
        <w:r>
          <w:rPr>
            <w:rFonts w:hAnsi="宋体"/>
          </w:rPr>
          <w:t>al</w:t>
        </w:r>
      </w:ins>
      <w:ins w:id="82" w:author="Manjun Liu" w:date="2018-04-19T09:49:00Z">
        <w:r>
          <w:rPr>
            <w:rFonts w:hAnsi="宋体" w:hint="eastAsia"/>
          </w:rPr>
          <w:t xml:space="preserve"> </w:t>
        </w:r>
      </w:ins>
      <w:ins w:id="83" w:author="Manjun Liu" w:date="2018-04-19T09:50:00Z">
        <w:r>
          <w:rPr>
            <w:rFonts w:hAnsi="宋体"/>
          </w:rPr>
          <w:t>reliability</w:t>
        </w:r>
      </w:ins>
      <w:ins w:id="84" w:author="Manjun Liu" w:date="2018-04-19T09:49:00Z">
        <w:r>
          <w:rPr>
            <w:rFonts w:hAnsi="宋体" w:hint="eastAsia"/>
          </w:rPr>
          <w:t xml:space="preserve"> analysis,</w:t>
        </w:r>
      </w:ins>
      <w:ins w:id="85" w:author="Manjun Liu" w:date="2018-04-19T09:50:00Z">
        <w:r>
          <w:rPr>
            <w:rFonts w:hAnsi="宋体"/>
          </w:rPr>
          <w:t xml:space="preserve"> considering the impact of aging, </w:t>
        </w:r>
      </w:ins>
      <w:ins w:id="86" w:author="Manjun Liu" w:date="2018-04-19T09:52:00Z">
        <w:r>
          <w:rPr>
            <w:rFonts w:hAnsi="宋体"/>
          </w:rPr>
          <w:t>environment</w:t>
        </w:r>
      </w:ins>
      <w:ins w:id="87" w:author="Manjun Liu" w:date="2018-04-19T09:50:00Z">
        <w:r>
          <w:rPr>
            <w:rFonts w:hAnsi="宋体"/>
          </w:rPr>
          <w:t xml:space="preserve"> and system operation condition on the</w:t>
        </w:r>
      </w:ins>
      <w:ins w:id="88" w:author="Manjun Liu" w:date="2018-04-19T09:53:00Z">
        <w:r>
          <w:rPr>
            <w:rFonts w:hAnsi="宋体"/>
          </w:rPr>
          <w:t xml:space="preserve"> reliability of the</w:t>
        </w:r>
      </w:ins>
      <w:ins w:id="89" w:author="Manjun Liu" w:date="2018-04-19T09:50:00Z">
        <w:r>
          <w:rPr>
            <w:rFonts w:hAnsi="宋体"/>
          </w:rPr>
          <w:t xml:space="preserve"> electrical </w:t>
        </w:r>
      </w:ins>
      <w:ins w:id="90" w:author="Manjun Liu" w:date="2018-04-19T10:00:00Z">
        <w:r w:rsidR="00B3086F">
          <w:rPr>
            <w:rFonts w:hAnsi="宋体"/>
          </w:rPr>
          <w:t>equipment</w:t>
        </w:r>
      </w:ins>
      <w:ins w:id="91" w:author="Manjun Liu" w:date="2018-04-19T09:50:00Z">
        <w:r>
          <w:rPr>
            <w:rFonts w:hAnsi="宋体"/>
          </w:rPr>
          <w:t xml:space="preserve"> and the power system, the idea and theory of the operational </w:t>
        </w:r>
      </w:ins>
      <w:ins w:id="92" w:author="Manjun Liu" w:date="2018-04-19T09:52:00Z">
        <w:r>
          <w:rPr>
            <w:rFonts w:hAnsi="宋体"/>
          </w:rPr>
          <w:t>reliability</w:t>
        </w:r>
      </w:ins>
      <w:ins w:id="93" w:author="Manjun Liu" w:date="2018-04-19T09:50:00Z">
        <w:r>
          <w:rPr>
            <w:rFonts w:hAnsi="宋体"/>
          </w:rPr>
          <w:t xml:space="preserve"> was </w:t>
        </w:r>
      </w:ins>
      <w:ins w:id="94" w:author="Manjun Liu" w:date="2018-04-19T09:52:00Z">
        <w:r>
          <w:rPr>
            <w:rFonts w:hAnsi="宋体"/>
          </w:rPr>
          <w:t>established for the first time.</w:t>
        </w:r>
      </w:ins>
      <w:ins w:id="95" w:author="Manjun Liu" w:date="2018-04-19T10:01:00Z">
        <w:r w:rsidR="00B3086F">
          <w:rPr>
            <w:rFonts w:hAnsi="宋体"/>
          </w:rPr>
          <w:t xml:space="preserve"> On this basis, t</w:t>
        </w:r>
      </w:ins>
      <w:ins w:id="96" w:author="Manjun Liu" w:date="2018-04-19T09:54:00Z">
        <w:r>
          <w:rPr>
            <w:rFonts w:hAnsi="宋体"/>
          </w:rPr>
          <w:t>he time varying and condition</w:t>
        </w:r>
      </w:ins>
      <w:ins w:id="97" w:author="Manjun Liu" w:date="2018-04-19T09:55:00Z">
        <w:r>
          <w:rPr>
            <w:rFonts w:hAnsi="宋体"/>
          </w:rPr>
          <w:t>al</w:t>
        </w:r>
      </w:ins>
      <w:ins w:id="98" w:author="Manjun Liu" w:date="2018-04-19T09:54:00Z">
        <w:r>
          <w:rPr>
            <w:rFonts w:hAnsi="宋体"/>
          </w:rPr>
          <w:t xml:space="preserve"> dependent reliability model</w:t>
        </w:r>
      </w:ins>
      <w:ins w:id="99" w:author="Manjun Liu" w:date="2018-04-19T09:55:00Z">
        <w:r>
          <w:rPr>
            <w:rFonts w:hAnsi="宋体"/>
          </w:rPr>
          <w:t xml:space="preserve"> was put forward, the short term power system </w:t>
        </w:r>
      </w:ins>
      <w:ins w:id="100" w:author="Manjun Liu" w:date="2018-04-19T09:56:00Z">
        <w:r>
          <w:rPr>
            <w:rFonts w:hAnsi="宋体"/>
          </w:rPr>
          <w:t>reliability</w:t>
        </w:r>
      </w:ins>
      <w:ins w:id="101" w:author="Manjun Liu" w:date="2018-04-19T09:55:00Z">
        <w:r>
          <w:rPr>
            <w:rFonts w:hAnsi="宋体"/>
          </w:rPr>
          <w:t xml:space="preserve"> assessment algorithm</w:t>
        </w:r>
      </w:ins>
      <w:ins w:id="102" w:author="Manjun Liu" w:date="2018-04-19T09:56:00Z">
        <w:r>
          <w:rPr>
            <w:rFonts w:hAnsi="宋体"/>
          </w:rPr>
          <w:t xml:space="preserve"> and the </w:t>
        </w:r>
      </w:ins>
      <w:ins w:id="103" w:author="Manjun Liu" w:date="2018-04-19T09:57:00Z">
        <w:r>
          <w:rPr>
            <w:rFonts w:hAnsi="宋体"/>
          </w:rPr>
          <w:t xml:space="preserve">fast </w:t>
        </w:r>
      </w:ins>
      <w:ins w:id="104" w:author="Manjun Liu" w:date="2018-04-19T09:56:00Z">
        <w:r>
          <w:rPr>
            <w:rFonts w:hAnsi="宋体"/>
          </w:rPr>
          <w:t xml:space="preserve">operational reliability </w:t>
        </w:r>
      </w:ins>
      <w:ins w:id="105" w:author="Manjun Liu" w:date="2018-04-19T09:57:00Z">
        <w:r>
          <w:rPr>
            <w:rFonts w:hAnsi="宋体"/>
          </w:rPr>
          <w:t xml:space="preserve">evaluation method was proposed. Based on the </w:t>
        </w:r>
        <w:r w:rsidR="00B3086F">
          <w:rPr>
            <w:rFonts w:hAnsi="宋体"/>
          </w:rPr>
          <w:t>power system measured data</w:t>
        </w:r>
      </w:ins>
      <w:ins w:id="106" w:author="Manjun Liu" w:date="2018-04-19T09:58:00Z">
        <w:r w:rsidR="00B3086F">
          <w:rPr>
            <w:rFonts w:hAnsi="宋体"/>
          </w:rPr>
          <w:t xml:space="preserve">, the cascading outage theory and prevention </w:t>
        </w:r>
      </w:ins>
      <w:ins w:id="107" w:author="Manjun Liu" w:date="2018-04-19T10:00:00Z">
        <w:r w:rsidR="00B3086F">
          <w:rPr>
            <w:rFonts w:hAnsi="宋体"/>
          </w:rPr>
          <w:t xml:space="preserve">strategy </w:t>
        </w:r>
      </w:ins>
      <w:ins w:id="108" w:author="Manjun Liu" w:date="2018-04-19T09:58:00Z">
        <w:r w:rsidR="00B3086F">
          <w:rPr>
            <w:rFonts w:hAnsi="宋体"/>
          </w:rPr>
          <w:t xml:space="preserve">was </w:t>
        </w:r>
      </w:ins>
      <w:ins w:id="109" w:author="Manjun Liu" w:date="2018-04-19T10:00:00Z">
        <w:r w:rsidR="00B3086F">
          <w:rPr>
            <w:rFonts w:hAnsi="宋体"/>
          </w:rPr>
          <w:t xml:space="preserve">further studied. </w:t>
        </w:r>
      </w:ins>
      <w:ins w:id="110" w:author="Manjun Liu" w:date="2018-04-19T10:03:00Z">
        <w:r w:rsidR="00B3086F">
          <w:rPr>
            <w:rFonts w:hAnsi="宋体"/>
          </w:rPr>
          <w:t>A power system reliability and risk evaluation platform was developed at last, including the over-all power sy</w:t>
        </w:r>
      </w:ins>
      <w:ins w:id="111" w:author="Manjun Liu" w:date="2018-04-19T10:04:00Z">
        <w:r w:rsidR="00B3086F">
          <w:rPr>
            <w:rFonts w:hAnsi="宋体"/>
          </w:rPr>
          <w:t xml:space="preserve">stem reliability </w:t>
        </w:r>
      </w:ins>
      <w:ins w:id="112" w:author="Manjun Liu" w:date="2018-04-19T10:05:00Z">
        <w:r w:rsidR="00B3086F">
          <w:rPr>
            <w:rFonts w:hAnsi="宋体"/>
          </w:rPr>
          <w:t xml:space="preserve">assessment </w:t>
        </w:r>
      </w:ins>
      <w:ins w:id="113" w:author="Manjun Liu" w:date="2018-04-19T10:04:00Z">
        <w:r w:rsidR="00B3086F">
          <w:rPr>
            <w:rFonts w:hAnsi="宋体"/>
          </w:rPr>
          <w:t xml:space="preserve">for </w:t>
        </w:r>
      </w:ins>
      <w:ins w:id="114" w:author="Manjun Liu" w:date="2018-04-19T10:05:00Z">
        <w:r w:rsidR="00B3086F">
          <w:rPr>
            <w:rFonts w:hAnsi="宋体"/>
          </w:rPr>
          <w:t xml:space="preserve">the </w:t>
        </w:r>
      </w:ins>
      <w:ins w:id="115" w:author="Manjun Liu" w:date="2018-04-19T10:04:00Z">
        <w:r w:rsidR="00B3086F">
          <w:rPr>
            <w:rFonts w:hAnsi="宋体"/>
          </w:rPr>
          <w:t>power system planning</w:t>
        </w:r>
      </w:ins>
      <w:ins w:id="116" w:author="Manjun Liu" w:date="2018-04-19T10:05:00Z">
        <w:r w:rsidR="00B3086F">
          <w:rPr>
            <w:rFonts w:hAnsi="宋体"/>
          </w:rPr>
          <w:t xml:space="preserve">, the power system operational evaluation, the cascading outage risk analysis </w:t>
        </w:r>
      </w:ins>
      <w:ins w:id="117" w:author="Manjun Liu" w:date="2018-04-19T10:06:00Z">
        <w:r w:rsidR="00B3086F">
          <w:rPr>
            <w:rFonts w:hAnsi="宋体"/>
          </w:rPr>
          <w:t>and other functional modules, the</w:t>
        </w:r>
      </w:ins>
      <w:ins w:id="118" w:author="Manjun Liu" w:date="2018-04-19T10:07:00Z">
        <w:r w:rsidR="00B3086F">
          <w:rPr>
            <w:rFonts w:hAnsi="宋体"/>
          </w:rPr>
          <w:t xml:space="preserve"> fast and </w:t>
        </w:r>
        <w:r w:rsidR="00751EF6">
          <w:rPr>
            <w:rFonts w:hAnsi="宋体"/>
          </w:rPr>
          <w:t xml:space="preserve">accurate reliability evaluation for </w:t>
        </w:r>
      </w:ins>
      <w:ins w:id="119" w:author="Manjun Liu" w:date="2018-04-19T10:08:00Z">
        <w:r w:rsidR="00751EF6">
          <w:rPr>
            <w:rFonts w:hAnsi="宋体"/>
          </w:rPr>
          <w:t>a power system with over 5000 nodes is realized.</w:t>
        </w:r>
      </w:ins>
    </w:p>
    <w:p w:rsidR="00745E50" w:rsidRDefault="00745E50" w:rsidP="00244836">
      <w:pPr>
        <w:rPr>
          <w:ins w:id="120" w:author="Manjun Liu" w:date="2018-04-19T09:47:00Z"/>
          <w:rFonts w:hAnsi="宋体" w:hint="eastAsia"/>
        </w:rPr>
      </w:pPr>
      <w:ins w:id="121" w:author="Manjun Liu" w:date="2018-04-19T09:49:00Z">
        <w:r>
          <w:rPr>
            <w:rFonts w:hAnsi="宋体" w:hint="eastAsia"/>
          </w:rPr>
          <w:t>可靠性评估云平台</w:t>
        </w:r>
      </w:ins>
    </w:p>
    <w:p w:rsidR="00745E50" w:rsidRDefault="00745E50" w:rsidP="00244836">
      <w:pPr>
        <w:rPr>
          <w:rFonts w:hint="eastAsia"/>
        </w:rPr>
      </w:pPr>
      <w:ins w:id="122" w:author="Manjun Liu" w:date="2018-04-19T09:47:00Z">
        <w:r w:rsidRPr="001426FF">
          <w:rPr>
            <w:rFonts w:ascii="宋体" w:hAnsi="宋体"/>
            <w:noProof/>
            <w:sz w:val="24"/>
            <w:szCs w:val="24"/>
          </w:rPr>
          <w:lastRenderedPageBreak/>
          <w:drawing>
            <wp:inline distT="0" distB="0" distL="0" distR="0">
              <wp:extent cx="5274310" cy="2775920"/>
              <wp:effectExtent l="0" t="0" r="2540" b="5715"/>
              <wp:docPr id="1" name="图片 1" descr="D:\work\清华\_技术资料\电网可靠性云平台\展板3-左.t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图片 1" descr="D:\work\清华\_技术资料\电网可靠性云平台\展板3-左.tif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775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00745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5F6" w:rsidRDefault="009515F6" w:rsidP="00EF2D88">
      <w:r>
        <w:separator/>
      </w:r>
    </w:p>
  </w:endnote>
  <w:endnote w:type="continuationSeparator" w:id="0">
    <w:p w:rsidR="009515F6" w:rsidRDefault="009515F6" w:rsidP="00EF2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5F6" w:rsidRDefault="009515F6" w:rsidP="00EF2D88">
      <w:r>
        <w:separator/>
      </w:r>
    </w:p>
  </w:footnote>
  <w:footnote w:type="continuationSeparator" w:id="0">
    <w:p w:rsidR="009515F6" w:rsidRDefault="009515F6" w:rsidP="00EF2D88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ng Zhang">
    <w15:presenceInfo w15:providerId="Windows Live" w15:userId="4c387f586a9c09fd"/>
  </w15:person>
  <w15:person w15:author="Manjun Liu">
    <w15:presenceInfo w15:providerId="Windows Live" w15:userId="f3c6186edb6d2a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AxMTO3sLAwNTA1NrBQ0lEKTi0uzszPAykwrAUApe+j8iwAAAA="/>
  </w:docVars>
  <w:rsids>
    <w:rsidRoot w:val="00244836"/>
    <w:rsid w:val="0000604A"/>
    <w:rsid w:val="00016DC2"/>
    <w:rsid w:val="0004733B"/>
    <w:rsid w:val="0009529D"/>
    <w:rsid w:val="00096DCF"/>
    <w:rsid w:val="000A75A4"/>
    <w:rsid w:val="00102CCE"/>
    <w:rsid w:val="001A7B13"/>
    <w:rsid w:val="001D5B09"/>
    <w:rsid w:val="00240A92"/>
    <w:rsid w:val="00244836"/>
    <w:rsid w:val="00360A99"/>
    <w:rsid w:val="0037337D"/>
    <w:rsid w:val="003A3F9E"/>
    <w:rsid w:val="003E6D97"/>
    <w:rsid w:val="003F6E68"/>
    <w:rsid w:val="004079FE"/>
    <w:rsid w:val="00422840"/>
    <w:rsid w:val="004416BB"/>
    <w:rsid w:val="00463D98"/>
    <w:rsid w:val="00485223"/>
    <w:rsid w:val="00491E88"/>
    <w:rsid w:val="004E1DE5"/>
    <w:rsid w:val="00573BC1"/>
    <w:rsid w:val="00716578"/>
    <w:rsid w:val="00720205"/>
    <w:rsid w:val="00745E50"/>
    <w:rsid w:val="00751EF6"/>
    <w:rsid w:val="007B1A9A"/>
    <w:rsid w:val="007E78F0"/>
    <w:rsid w:val="00831B33"/>
    <w:rsid w:val="00833840"/>
    <w:rsid w:val="008B0FEA"/>
    <w:rsid w:val="008D1AD6"/>
    <w:rsid w:val="009170D4"/>
    <w:rsid w:val="009226F8"/>
    <w:rsid w:val="0093259D"/>
    <w:rsid w:val="009515F6"/>
    <w:rsid w:val="00964273"/>
    <w:rsid w:val="00984A5B"/>
    <w:rsid w:val="0098621F"/>
    <w:rsid w:val="00A50C77"/>
    <w:rsid w:val="00A73C39"/>
    <w:rsid w:val="00AA6E2D"/>
    <w:rsid w:val="00AF078D"/>
    <w:rsid w:val="00B26540"/>
    <w:rsid w:val="00B3086F"/>
    <w:rsid w:val="00B35C95"/>
    <w:rsid w:val="00BE6985"/>
    <w:rsid w:val="00C416A6"/>
    <w:rsid w:val="00C932CA"/>
    <w:rsid w:val="00D214E7"/>
    <w:rsid w:val="00D35D67"/>
    <w:rsid w:val="00E17A02"/>
    <w:rsid w:val="00E50A16"/>
    <w:rsid w:val="00E51ADC"/>
    <w:rsid w:val="00E62F42"/>
    <w:rsid w:val="00E80CE7"/>
    <w:rsid w:val="00EB173D"/>
    <w:rsid w:val="00EF2D88"/>
    <w:rsid w:val="00F15762"/>
    <w:rsid w:val="00F33DA7"/>
    <w:rsid w:val="00FC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1EAF2"/>
  <w15:chartTrackingRefBased/>
  <w15:docId w15:val="{F6A82947-F6F6-4C86-9B5A-C24803A7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14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EF2D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2D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2D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2D88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E51AD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51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wenchuan</dc:creator>
  <cp:keywords/>
  <dc:description/>
  <cp:lastModifiedBy>Manjun Liu</cp:lastModifiedBy>
  <cp:revision>51</cp:revision>
  <dcterms:created xsi:type="dcterms:W3CDTF">2018-04-17T07:28:00Z</dcterms:created>
  <dcterms:modified xsi:type="dcterms:W3CDTF">2018-04-19T02:28:00Z</dcterms:modified>
</cp:coreProperties>
</file>